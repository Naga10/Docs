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F7157" w14:textId="52A64A7B" w:rsidR="00A636FB" w:rsidRPr="00B00CDA" w:rsidDel="00384704" w:rsidRDefault="00A636FB" w:rsidP="00A636FB">
      <w:pPr>
        <w:rPr>
          <w:del w:id="0" w:author="Naga Venkata" w:date="2022-12-30T12:52:00Z"/>
          <w:rFonts w:asciiTheme="majorBidi" w:hAnsiTheme="majorBidi" w:cstheme="majorBidi"/>
          <w:rPrChange w:id="1" w:author="Giridhar Dillikumar" w:date="2020-07-02T13:40:00Z">
            <w:rPr>
              <w:del w:id="2" w:author="Naga Venkata" w:date="2022-12-30T12:52:00Z"/>
              <w:rFonts w:asciiTheme="majorBidi" w:hAnsiTheme="majorBidi" w:cstheme="majorBidi"/>
              <w:sz w:val="24"/>
              <w:szCs w:val="24"/>
            </w:rPr>
          </w:rPrChange>
        </w:rPr>
      </w:pPr>
    </w:p>
    <w:p w14:paraId="513BDFE2" w14:textId="5084316A" w:rsidR="00ED5886" w:rsidRPr="00B00CDA" w:rsidDel="00384704" w:rsidRDefault="00ED5886" w:rsidP="00A636FB">
      <w:pPr>
        <w:rPr>
          <w:del w:id="3" w:author="Naga Venkata" w:date="2022-12-30T12:52:00Z"/>
          <w:rFonts w:asciiTheme="majorBidi" w:hAnsiTheme="majorBidi" w:cstheme="majorBidi"/>
          <w:rPrChange w:id="4" w:author="Giridhar Dillikumar" w:date="2020-07-02T13:40:00Z">
            <w:rPr>
              <w:del w:id="5" w:author="Naga Venkata" w:date="2022-12-30T12:52:00Z"/>
              <w:rFonts w:asciiTheme="majorBidi" w:hAnsiTheme="majorBidi" w:cstheme="majorBidi"/>
              <w:sz w:val="24"/>
              <w:szCs w:val="24"/>
            </w:rPr>
          </w:rPrChange>
        </w:rPr>
      </w:pPr>
    </w:p>
    <w:p w14:paraId="0108D3AC" w14:textId="7A689C73" w:rsidR="00ED5886" w:rsidRPr="00B00CDA" w:rsidDel="00384704" w:rsidRDefault="00ED5886" w:rsidP="00A636FB">
      <w:pPr>
        <w:rPr>
          <w:del w:id="6" w:author="Naga Venkata" w:date="2022-12-30T12:52:00Z"/>
          <w:rFonts w:asciiTheme="majorBidi" w:hAnsiTheme="majorBidi" w:cstheme="majorBidi"/>
          <w:rPrChange w:id="7" w:author="Giridhar Dillikumar" w:date="2020-07-02T13:40:00Z">
            <w:rPr>
              <w:del w:id="8" w:author="Naga Venkata" w:date="2022-12-30T12:52:00Z"/>
              <w:rFonts w:asciiTheme="majorBidi" w:hAnsiTheme="majorBidi" w:cstheme="majorBidi"/>
              <w:sz w:val="24"/>
              <w:szCs w:val="24"/>
            </w:rPr>
          </w:rPrChange>
        </w:rPr>
      </w:pPr>
    </w:p>
    <w:p w14:paraId="4AAD168B" w14:textId="1A46EC07" w:rsidR="00ED5886" w:rsidRPr="00B00CDA" w:rsidDel="00384704" w:rsidRDefault="00ED5886" w:rsidP="00A636FB">
      <w:pPr>
        <w:rPr>
          <w:del w:id="9" w:author="Naga Venkata" w:date="2022-12-30T12:52:00Z"/>
          <w:rFonts w:asciiTheme="majorBidi" w:hAnsiTheme="majorBidi" w:cstheme="majorBidi"/>
          <w:rPrChange w:id="10" w:author="Giridhar Dillikumar" w:date="2020-07-02T13:40:00Z">
            <w:rPr>
              <w:del w:id="11" w:author="Naga Venkata" w:date="2022-12-30T12:52:00Z"/>
              <w:rFonts w:asciiTheme="majorBidi" w:hAnsiTheme="majorBidi" w:cstheme="majorBidi"/>
              <w:sz w:val="24"/>
              <w:szCs w:val="24"/>
            </w:rPr>
          </w:rPrChange>
        </w:rPr>
      </w:pPr>
    </w:p>
    <w:p w14:paraId="6D46C104" w14:textId="77777777" w:rsidR="00D078A7" w:rsidRPr="00B00CDA" w:rsidRDefault="008B6089" w:rsidP="00A636FB">
      <w:pPr>
        <w:jc w:val="center"/>
        <w:rPr>
          <w:rFonts w:asciiTheme="majorBidi" w:hAnsiTheme="majorBidi" w:cstheme="majorBidi"/>
          <w:b/>
          <w:bCs/>
          <w:u w:val="single"/>
          <w:rPrChange w:id="12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  <w:u w:val="single"/>
            </w:rPr>
          </w:rPrChange>
        </w:rPr>
      </w:pPr>
      <w:r w:rsidRPr="00B00CDA">
        <w:rPr>
          <w:rFonts w:asciiTheme="majorBidi" w:hAnsiTheme="majorBidi" w:cstheme="majorBidi"/>
          <w:b/>
          <w:bCs/>
          <w:u w:val="single"/>
          <w:rPrChange w:id="13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  <w:u w:val="single"/>
            </w:rPr>
          </w:rPrChange>
        </w:rPr>
        <w:t xml:space="preserve">Employee/Candidate </w:t>
      </w:r>
      <w:r w:rsidR="00EA5AE5" w:rsidRPr="00B00CDA">
        <w:rPr>
          <w:rFonts w:asciiTheme="majorBidi" w:hAnsiTheme="majorBidi" w:cstheme="majorBidi"/>
          <w:b/>
          <w:bCs/>
          <w:u w:val="single"/>
          <w:rPrChange w:id="14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  <w:u w:val="single"/>
            </w:rPr>
          </w:rPrChange>
        </w:rPr>
        <w:t>Premium</w:t>
      </w:r>
      <w:r w:rsidRPr="00B00CDA">
        <w:rPr>
          <w:rFonts w:asciiTheme="majorBidi" w:hAnsiTheme="majorBidi" w:cstheme="majorBidi"/>
          <w:b/>
          <w:bCs/>
          <w:u w:val="single"/>
          <w:rPrChange w:id="15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  <w:u w:val="single"/>
            </w:rPr>
          </w:rPrChange>
        </w:rPr>
        <w:t xml:space="preserve"> Processing Authorization</w:t>
      </w:r>
    </w:p>
    <w:p w14:paraId="4E6798AF" w14:textId="65226EF5" w:rsidR="00ED5886" w:rsidRPr="00B00CDA" w:rsidRDefault="00EA5AE5" w:rsidP="008B6089">
      <w:pPr>
        <w:jc w:val="both"/>
        <w:rPr>
          <w:rFonts w:asciiTheme="majorBidi" w:hAnsiTheme="majorBidi" w:cstheme="majorBidi"/>
          <w:rPrChange w:id="16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</w:pPr>
      <w:r w:rsidRPr="00B00CDA">
        <w:rPr>
          <w:rFonts w:asciiTheme="majorBidi" w:hAnsiTheme="majorBidi" w:cstheme="majorBidi"/>
          <w:rPrChange w:id="17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I,</w:t>
      </w:r>
      <w:r w:rsidRPr="00B00CDA">
        <w:rPr>
          <w:rFonts w:asciiTheme="majorBidi" w:hAnsiTheme="majorBidi" w:cstheme="majorBidi"/>
          <w:color w:val="FF0000"/>
          <w:rPrChange w:id="18" w:author="Giridhar Dillikumar" w:date="2020-07-02T13:40:00Z">
            <w:rPr>
              <w:rFonts w:asciiTheme="majorBidi" w:hAnsiTheme="majorBidi" w:cstheme="majorBidi"/>
              <w:color w:val="FF0000"/>
              <w:sz w:val="24"/>
              <w:szCs w:val="24"/>
            </w:rPr>
          </w:rPrChange>
        </w:rPr>
        <w:t xml:space="preserve"> </w:t>
      </w:r>
      <w:del w:id="19" w:author="Naga Venkata" w:date="2023-01-01T22:44:00Z">
        <w:r w:rsidRPr="00C2334A" w:rsidDel="00B07131">
          <w:rPr>
            <w:rFonts w:asciiTheme="majorBidi" w:hAnsiTheme="majorBidi" w:cstheme="majorBidi"/>
            <w:rPrChange w:id="20" w:author="Naga Venkata" w:date="2023-01-01T22:44:00Z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</w:rPr>
            </w:rPrChange>
          </w:rPr>
          <w:delText>[</w:delText>
        </w:r>
        <w:r w:rsidR="00A636FB" w:rsidRPr="00C2334A" w:rsidDel="00B07131">
          <w:rPr>
            <w:rFonts w:asciiTheme="majorBidi" w:hAnsiTheme="majorBidi" w:cstheme="majorBidi"/>
            <w:rPrChange w:id="21" w:author="Naga Venkata" w:date="2023-01-01T22:44:00Z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</w:rPr>
            </w:rPrChange>
          </w:rPr>
          <w:delText>Insert Employee</w:delText>
        </w:r>
        <w:r w:rsidRPr="00C2334A" w:rsidDel="00B07131">
          <w:rPr>
            <w:rFonts w:asciiTheme="majorBidi" w:hAnsiTheme="majorBidi" w:cstheme="majorBidi"/>
            <w:rPrChange w:id="22" w:author="Naga Venkata" w:date="2023-01-01T22:44:00Z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</w:rPr>
            </w:rPrChange>
          </w:rPr>
          <w:delText xml:space="preserve"> Name]</w:delText>
        </w:r>
      </w:del>
      <w:ins w:id="23" w:author="Naga Venkata" w:date="2023-01-01T22:44:00Z">
        <w:r w:rsidR="00B07131" w:rsidRPr="00C2334A">
          <w:rPr>
            <w:rFonts w:asciiTheme="majorBidi" w:hAnsiTheme="majorBidi" w:cstheme="majorBidi"/>
            <w:rPrChange w:id="24" w:author="Naga Venkata" w:date="2023-01-01T22:44:00Z">
              <w:rPr>
                <w:rFonts w:asciiTheme="majorBidi" w:hAnsiTheme="majorBidi" w:cstheme="majorBidi"/>
                <w:b/>
                <w:bCs/>
                <w:color w:val="0070C0"/>
                <w:u w:val="single"/>
              </w:rPr>
            </w:rPrChange>
          </w:rPr>
          <w:t xml:space="preserve">Naga Venkata </w:t>
        </w:r>
        <w:proofErr w:type="spellStart"/>
        <w:r w:rsidR="00B07131" w:rsidRPr="00C2334A">
          <w:rPr>
            <w:rFonts w:asciiTheme="majorBidi" w:hAnsiTheme="majorBidi" w:cstheme="majorBidi"/>
            <w:rPrChange w:id="25" w:author="Naga Venkata" w:date="2023-01-01T22:44:00Z">
              <w:rPr>
                <w:rFonts w:asciiTheme="majorBidi" w:hAnsiTheme="majorBidi" w:cstheme="majorBidi"/>
                <w:b/>
                <w:bCs/>
                <w:color w:val="0070C0"/>
                <w:u w:val="single"/>
              </w:rPr>
            </w:rPrChange>
          </w:rPr>
          <w:t>Someswara</w:t>
        </w:r>
        <w:proofErr w:type="spellEnd"/>
        <w:r w:rsidR="00B07131" w:rsidRPr="00C2334A">
          <w:rPr>
            <w:rFonts w:asciiTheme="majorBidi" w:hAnsiTheme="majorBidi" w:cstheme="majorBidi"/>
            <w:rPrChange w:id="26" w:author="Naga Venkata" w:date="2023-01-01T22:44:00Z">
              <w:rPr>
                <w:rFonts w:asciiTheme="majorBidi" w:hAnsiTheme="majorBidi" w:cstheme="majorBidi"/>
                <w:b/>
                <w:bCs/>
                <w:color w:val="0070C0"/>
                <w:u w:val="single"/>
              </w:rPr>
            </w:rPrChange>
          </w:rPr>
          <w:t xml:space="preserve"> Rao Gonaboyina</w:t>
        </w:r>
      </w:ins>
      <w:r w:rsidR="00ED5886" w:rsidRPr="00B00CDA">
        <w:rPr>
          <w:rFonts w:asciiTheme="majorBidi" w:hAnsiTheme="majorBidi" w:cstheme="majorBidi"/>
          <w:rPrChange w:id="27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,</w:t>
      </w:r>
      <w:r w:rsidR="00895D5A" w:rsidRPr="00C2334A">
        <w:rPr>
          <w:rFonts w:asciiTheme="majorBidi" w:hAnsiTheme="majorBidi" w:cstheme="majorBidi"/>
          <w:rPrChange w:id="28" w:author="Naga Venkata" w:date="2023-01-01T22:44:00Z">
            <w:rPr>
              <w:rFonts w:asciiTheme="majorBidi" w:hAnsiTheme="majorBidi" w:cstheme="majorBidi"/>
              <w:b/>
              <w:bCs/>
              <w:color w:val="0070C0"/>
              <w:sz w:val="24"/>
              <w:szCs w:val="24"/>
              <w:u w:val="single"/>
            </w:rPr>
          </w:rPrChange>
        </w:rPr>
        <w:t xml:space="preserve"> </w:t>
      </w:r>
      <w:del w:id="29" w:author="Naga Venkata" w:date="2023-01-01T22:45:00Z">
        <w:r w:rsidR="00895D5A" w:rsidRPr="00C2334A" w:rsidDel="00C2334A">
          <w:rPr>
            <w:rFonts w:asciiTheme="majorBidi" w:hAnsiTheme="majorBidi" w:cstheme="majorBidi"/>
            <w:rPrChange w:id="30" w:author="Naga Venkata" w:date="2023-01-01T22:44:00Z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</w:rPr>
            </w:rPrChange>
          </w:rPr>
          <w:delText>[Emp. ID]</w:delText>
        </w:r>
        <w:r w:rsidR="00ED5886" w:rsidRPr="00B00CDA" w:rsidDel="00C2334A">
          <w:rPr>
            <w:rFonts w:asciiTheme="majorBidi" w:hAnsiTheme="majorBidi" w:cstheme="majorBidi"/>
            <w:rPrChange w:id="31" w:author="Giridhar Dillikumar" w:date="2020-07-02T13:40:00Z">
              <w:rPr>
                <w:rFonts w:asciiTheme="majorBidi" w:hAnsiTheme="majorBidi" w:cstheme="majorBidi"/>
                <w:sz w:val="24"/>
                <w:szCs w:val="24"/>
              </w:rPr>
            </w:rPrChange>
          </w:rPr>
          <w:delText xml:space="preserve"> </w:delText>
        </w:r>
      </w:del>
      <w:r w:rsidR="00ED5886" w:rsidRPr="00B00CDA">
        <w:rPr>
          <w:rFonts w:asciiTheme="majorBidi" w:hAnsiTheme="majorBidi" w:cstheme="majorBidi"/>
          <w:rPrChange w:id="32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agree to </w:t>
      </w:r>
      <w:r w:rsidRPr="00B00CDA">
        <w:rPr>
          <w:rFonts w:asciiTheme="majorBidi" w:hAnsiTheme="majorBidi" w:cstheme="majorBidi"/>
          <w:rPrChange w:id="33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personal</w:t>
      </w:r>
      <w:r w:rsidR="00ED5886" w:rsidRPr="00B00CDA">
        <w:rPr>
          <w:rFonts w:asciiTheme="majorBidi" w:hAnsiTheme="majorBidi" w:cstheme="majorBidi"/>
          <w:rPrChange w:id="34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ly</w:t>
      </w:r>
      <w:r w:rsidRPr="00B00CDA">
        <w:rPr>
          <w:rFonts w:asciiTheme="majorBidi" w:hAnsiTheme="majorBidi" w:cstheme="majorBidi"/>
          <w:rPrChange w:id="35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 pay the amount of </w:t>
      </w:r>
      <w:r w:rsidR="00D57709" w:rsidRPr="00B00CDA">
        <w:rPr>
          <w:rFonts w:asciiTheme="majorBidi" w:hAnsiTheme="majorBidi" w:cstheme="majorBidi"/>
          <w:rPrChange w:id="36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$1,</w:t>
      </w:r>
      <w:ins w:id="37" w:author="Mohit Ram" w:date="2018-09-27T21:36:00Z">
        <w:r w:rsidR="00015B71" w:rsidRPr="00B00CDA">
          <w:rPr>
            <w:rFonts w:asciiTheme="majorBidi" w:hAnsiTheme="majorBidi" w:cstheme="majorBidi"/>
            <w:rPrChange w:id="38" w:author="Giridhar Dillikumar" w:date="2020-07-02T13:40:00Z">
              <w:rPr>
                <w:rFonts w:asciiTheme="majorBidi" w:hAnsiTheme="majorBidi" w:cstheme="majorBidi"/>
                <w:sz w:val="24"/>
                <w:szCs w:val="24"/>
              </w:rPr>
            </w:rPrChange>
          </w:rPr>
          <w:t>4</w:t>
        </w:r>
      </w:ins>
      <w:ins w:id="39" w:author="Vijayakannan K" w:date="2019-11-18T15:27:00Z">
        <w:r w:rsidR="009E452A" w:rsidRPr="00B00CDA">
          <w:rPr>
            <w:rFonts w:asciiTheme="majorBidi" w:hAnsiTheme="majorBidi" w:cstheme="majorBidi"/>
            <w:rPrChange w:id="40" w:author="Giridhar Dillikumar" w:date="2020-07-02T13:40:00Z">
              <w:rPr>
                <w:rFonts w:asciiTheme="majorBidi" w:hAnsiTheme="majorBidi" w:cstheme="majorBidi"/>
                <w:sz w:val="24"/>
                <w:szCs w:val="24"/>
              </w:rPr>
            </w:rPrChange>
          </w:rPr>
          <w:t>4</w:t>
        </w:r>
      </w:ins>
      <w:ins w:id="41" w:author="Mohit Ram" w:date="2018-09-27T21:36:00Z">
        <w:del w:id="42" w:author="Vijayakannan K" w:date="2019-11-18T15:27:00Z">
          <w:r w:rsidR="00015B71" w:rsidRPr="00B00CDA" w:rsidDel="009E452A">
            <w:rPr>
              <w:rFonts w:asciiTheme="majorBidi" w:hAnsiTheme="majorBidi" w:cstheme="majorBidi"/>
              <w:rPrChange w:id="43" w:author="Giridhar Dillikumar" w:date="2020-07-02T13:40:00Z">
                <w:rPr>
                  <w:rFonts w:asciiTheme="majorBidi" w:hAnsiTheme="majorBidi" w:cstheme="majorBidi"/>
                  <w:sz w:val="24"/>
                  <w:szCs w:val="24"/>
                </w:rPr>
              </w:rPrChange>
            </w:rPr>
            <w:delText>1</w:delText>
          </w:r>
        </w:del>
        <w:r w:rsidR="00015B71" w:rsidRPr="00B00CDA">
          <w:rPr>
            <w:rFonts w:asciiTheme="majorBidi" w:hAnsiTheme="majorBidi" w:cstheme="majorBidi"/>
            <w:rPrChange w:id="44" w:author="Giridhar Dillikumar" w:date="2020-07-02T13:40:00Z">
              <w:rPr>
                <w:rFonts w:asciiTheme="majorBidi" w:hAnsiTheme="majorBidi" w:cstheme="majorBidi"/>
                <w:sz w:val="24"/>
                <w:szCs w:val="24"/>
              </w:rPr>
            </w:rPrChange>
          </w:rPr>
          <w:t>0</w:t>
        </w:r>
      </w:ins>
      <w:del w:id="45" w:author="Mohit Ram" w:date="2018-09-27T21:36:00Z">
        <w:r w:rsidR="00D57709" w:rsidRPr="00B00CDA" w:rsidDel="00015B71">
          <w:rPr>
            <w:rFonts w:asciiTheme="majorBidi" w:hAnsiTheme="majorBidi" w:cstheme="majorBidi"/>
            <w:rPrChange w:id="46" w:author="Giridhar Dillikumar" w:date="2020-07-02T13:40:00Z">
              <w:rPr>
                <w:rFonts w:asciiTheme="majorBidi" w:hAnsiTheme="majorBidi" w:cstheme="majorBidi"/>
                <w:sz w:val="24"/>
                <w:szCs w:val="24"/>
              </w:rPr>
            </w:rPrChange>
          </w:rPr>
          <w:delText>225</w:delText>
        </w:r>
      </w:del>
      <w:r w:rsidR="00ED5886" w:rsidRPr="00B00CDA">
        <w:rPr>
          <w:rFonts w:asciiTheme="majorBidi" w:hAnsiTheme="majorBidi" w:cstheme="majorBidi"/>
          <w:rPrChange w:id="47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.00, representing the</w:t>
      </w:r>
      <w:r w:rsidR="00D57709" w:rsidRPr="00B00CDA">
        <w:rPr>
          <w:rFonts w:asciiTheme="majorBidi" w:hAnsiTheme="majorBidi" w:cstheme="majorBidi"/>
          <w:rPrChange w:id="48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 </w:t>
      </w:r>
      <w:r w:rsidR="00ED5886" w:rsidRPr="00B00CDA">
        <w:rPr>
          <w:rFonts w:asciiTheme="majorBidi" w:hAnsiTheme="majorBidi" w:cstheme="majorBidi"/>
          <w:rPrChange w:id="49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‘</w:t>
      </w:r>
      <w:r w:rsidRPr="00B00CDA">
        <w:rPr>
          <w:rFonts w:asciiTheme="majorBidi" w:hAnsiTheme="majorBidi" w:cstheme="majorBidi"/>
          <w:rPrChange w:id="50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Premium Processing</w:t>
      </w:r>
      <w:r w:rsidR="00ED5886" w:rsidRPr="00B00CDA">
        <w:rPr>
          <w:rFonts w:asciiTheme="majorBidi" w:hAnsiTheme="majorBidi" w:cstheme="majorBidi"/>
          <w:rPrChange w:id="51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’</w:t>
      </w:r>
      <w:r w:rsidRPr="00B00CDA">
        <w:rPr>
          <w:rFonts w:asciiTheme="majorBidi" w:hAnsiTheme="majorBidi" w:cstheme="majorBidi"/>
          <w:rPrChange w:id="52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 </w:t>
      </w:r>
      <w:r w:rsidR="00ED5886" w:rsidRPr="00B00CDA">
        <w:rPr>
          <w:rFonts w:asciiTheme="majorBidi" w:hAnsiTheme="majorBidi" w:cstheme="majorBidi"/>
          <w:rPrChange w:id="53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government </w:t>
      </w:r>
      <w:r w:rsidRPr="00B00CDA">
        <w:rPr>
          <w:rFonts w:asciiTheme="majorBidi" w:hAnsiTheme="majorBidi" w:cstheme="majorBidi"/>
          <w:rPrChange w:id="54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filing fee </w:t>
      </w:r>
      <w:r w:rsidR="00ED5886" w:rsidRPr="00B00CDA">
        <w:rPr>
          <w:rFonts w:asciiTheme="majorBidi" w:hAnsiTheme="majorBidi" w:cstheme="majorBidi"/>
          <w:rPrChange w:id="55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associated with</w:t>
      </w:r>
      <w:r w:rsidRPr="00B00CDA">
        <w:rPr>
          <w:rFonts w:asciiTheme="majorBidi" w:hAnsiTheme="majorBidi" w:cstheme="majorBidi"/>
          <w:rPrChange w:id="56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 </w:t>
      </w:r>
      <w:r w:rsidR="00ED5886" w:rsidRPr="00B00CDA">
        <w:rPr>
          <w:rFonts w:asciiTheme="majorBidi" w:hAnsiTheme="majorBidi" w:cstheme="majorBidi"/>
          <w:rPrChange w:id="57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HCL America, Inc.’s</w:t>
      </w:r>
      <w:r w:rsidRPr="00B00CDA">
        <w:rPr>
          <w:rFonts w:asciiTheme="majorBidi" w:hAnsiTheme="majorBidi" w:cstheme="majorBidi"/>
          <w:rPrChange w:id="58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 </w:t>
      </w:r>
      <w:r w:rsidR="00ED5886" w:rsidRPr="00B00CDA">
        <w:rPr>
          <w:rFonts w:asciiTheme="majorBidi" w:hAnsiTheme="majorBidi" w:cstheme="majorBidi"/>
          <w:rPrChange w:id="59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nonimmigrant or immigrant </w:t>
      </w:r>
      <w:r w:rsidRPr="00B00CDA">
        <w:rPr>
          <w:rFonts w:asciiTheme="majorBidi" w:hAnsiTheme="majorBidi" w:cstheme="majorBidi"/>
          <w:rPrChange w:id="60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petition</w:t>
      </w:r>
      <w:r w:rsidR="00ED5886" w:rsidRPr="00B00CDA">
        <w:rPr>
          <w:rFonts w:asciiTheme="majorBidi" w:hAnsiTheme="majorBidi" w:cstheme="majorBidi"/>
          <w:rPrChange w:id="61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 filed on my behalf.</w:t>
      </w:r>
      <w:r w:rsidRPr="00B00CDA">
        <w:rPr>
          <w:rFonts w:asciiTheme="majorBidi" w:hAnsiTheme="majorBidi" w:cstheme="majorBidi"/>
          <w:rPrChange w:id="62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 </w:t>
      </w:r>
    </w:p>
    <w:p w14:paraId="319E092A" w14:textId="339A30E7" w:rsidR="00B00CDA" w:rsidRPr="00B00CDA" w:rsidRDefault="00ED5886" w:rsidP="00ED5886">
      <w:pPr>
        <w:jc w:val="both"/>
        <w:rPr>
          <w:ins w:id="63" w:author="Giridhar Dillikumar" w:date="2020-07-02T13:38:00Z"/>
          <w:rFonts w:asciiTheme="majorBidi" w:hAnsiTheme="majorBidi" w:cstheme="majorBidi"/>
          <w:b/>
          <w:bCs/>
          <w:rPrChange w:id="64" w:author="Giridhar Dillikumar" w:date="2020-07-02T13:40:00Z">
            <w:rPr>
              <w:ins w:id="65" w:author="Giridhar Dillikumar" w:date="2020-07-02T13:38:00Z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</w:pPr>
      <w:r w:rsidRPr="00B00CDA">
        <w:rPr>
          <w:rFonts w:asciiTheme="majorBidi" w:hAnsiTheme="majorBidi" w:cstheme="majorBidi"/>
          <w:b/>
          <w:bCs/>
          <w:rPrChange w:id="66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>I will provide my payment</w:t>
      </w:r>
      <w:r w:rsidR="008B6089" w:rsidRPr="00B00CDA">
        <w:rPr>
          <w:rFonts w:asciiTheme="majorBidi" w:hAnsiTheme="majorBidi" w:cstheme="majorBidi"/>
          <w:b/>
          <w:bCs/>
          <w:rPrChange w:id="67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 xml:space="preserve"> of $1,</w:t>
      </w:r>
      <w:del w:id="68" w:author="Mohit Ram" w:date="2018-09-27T21:36:00Z">
        <w:r w:rsidR="008B6089" w:rsidRPr="00B00CDA" w:rsidDel="00015B71">
          <w:rPr>
            <w:rFonts w:asciiTheme="majorBidi" w:hAnsiTheme="majorBidi" w:cstheme="majorBidi"/>
            <w:b/>
            <w:bCs/>
            <w:rPrChange w:id="69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delText>225</w:delText>
        </w:r>
      </w:del>
      <w:ins w:id="70" w:author="Mohit Ram" w:date="2018-09-27T21:36:00Z">
        <w:r w:rsidR="00015B71" w:rsidRPr="00B00CDA">
          <w:rPr>
            <w:rFonts w:asciiTheme="majorBidi" w:hAnsiTheme="majorBidi" w:cstheme="majorBidi"/>
            <w:b/>
            <w:bCs/>
            <w:rPrChange w:id="71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4</w:t>
        </w:r>
      </w:ins>
      <w:ins w:id="72" w:author="Vijayakannan K" w:date="2019-11-18T15:27:00Z">
        <w:r w:rsidR="00BB15C7" w:rsidRPr="00B00CDA">
          <w:rPr>
            <w:rFonts w:asciiTheme="majorBidi" w:hAnsiTheme="majorBidi" w:cstheme="majorBidi"/>
            <w:b/>
            <w:bCs/>
            <w:rPrChange w:id="73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4</w:t>
        </w:r>
      </w:ins>
      <w:ins w:id="74" w:author="Mohit Ram" w:date="2018-09-27T21:36:00Z">
        <w:del w:id="75" w:author="Vijayakannan K" w:date="2019-11-18T15:27:00Z">
          <w:r w:rsidR="00015B71" w:rsidRPr="00B00CDA" w:rsidDel="00BB15C7">
            <w:rPr>
              <w:rFonts w:asciiTheme="majorBidi" w:hAnsiTheme="majorBidi" w:cstheme="majorBidi"/>
              <w:b/>
              <w:bCs/>
              <w:rPrChange w:id="76" w:author="Giridhar Dillikumar" w:date="2020-07-02T13:40:00Z">
                <w:rPr>
                  <w:rFonts w:asciiTheme="majorBidi" w:hAnsiTheme="majorBidi" w:cstheme="majorBidi"/>
                  <w:b/>
                  <w:bCs/>
                  <w:sz w:val="24"/>
                  <w:szCs w:val="24"/>
                </w:rPr>
              </w:rPrChange>
            </w:rPr>
            <w:delText>1</w:delText>
          </w:r>
        </w:del>
        <w:r w:rsidR="00015B71" w:rsidRPr="00B00CDA">
          <w:rPr>
            <w:rFonts w:asciiTheme="majorBidi" w:hAnsiTheme="majorBidi" w:cstheme="majorBidi"/>
            <w:b/>
            <w:bCs/>
            <w:rPrChange w:id="77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0</w:t>
        </w:r>
      </w:ins>
      <w:r w:rsidR="008B6089" w:rsidRPr="00B00CDA">
        <w:rPr>
          <w:rFonts w:asciiTheme="majorBidi" w:hAnsiTheme="majorBidi" w:cstheme="majorBidi"/>
          <w:b/>
          <w:bCs/>
          <w:rPrChange w:id="78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>.00</w:t>
      </w:r>
      <w:r w:rsidRPr="00B00CDA">
        <w:rPr>
          <w:rFonts w:asciiTheme="majorBidi" w:hAnsiTheme="majorBidi" w:cstheme="majorBidi"/>
          <w:b/>
          <w:bCs/>
          <w:rPrChange w:id="79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 xml:space="preserve"> using a </w:t>
      </w:r>
      <w:r w:rsidR="00EA5AE5" w:rsidRPr="00B00CDA">
        <w:rPr>
          <w:rFonts w:asciiTheme="majorBidi" w:hAnsiTheme="majorBidi" w:cstheme="majorBidi"/>
          <w:b/>
          <w:bCs/>
          <w:rPrChange w:id="80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>personal check</w:t>
      </w:r>
      <w:del w:id="81" w:author="Puneet kumar Tyagi" w:date="2017-11-07T12:08:00Z">
        <w:r w:rsidR="00EA5AE5" w:rsidRPr="00B00CDA" w:rsidDel="006C1F1D">
          <w:rPr>
            <w:rFonts w:asciiTheme="majorBidi" w:hAnsiTheme="majorBidi" w:cstheme="majorBidi"/>
            <w:b/>
            <w:bCs/>
            <w:rPrChange w:id="82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delText xml:space="preserve"> or money order,</w:delText>
        </w:r>
      </w:del>
      <w:r w:rsidR="00EA5AE5" w:rsidRPr="00B00CDA">
        <w:rPr>
          <w:rFonts w:asciiTheme="majorBidi" w:hAnsiTheme="majorBidi" w:cstheme="majorBidi"/>
          <w:b/>
          <w:bCs/>
          <w:rPrChange w:id="83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 xml:space="preserve"> </w:t>
      </w:r>
      <w:r w:rsidR="00B56251" w:rsidRPr="00B00CDA">
        <w:rPr>
          <w:rFonts w:asciiTheme="majorBidi" w:hAnsiTheme="majorBidi" w:cstheme="majorBidi"/>
          <w:b/>
          <w:bCs/>
          <w:rPrChange w:id="84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 xml:space="preserve">made </w:t>
      </w:r>
      <w:r w:rsidRPr="00B00CDA">
        <w:rPr>
          <w:rFonts w:asciiTheme="majorBidi" w:hAnsiTheme="majorBidi" w:cstheme="majorBidi"/>
          <w:b/>
          <w:bCs/>
          <w:rPrChange w:id="85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>directly payable to:</w:t>
      </w:r>
      <w:r w:rsidR="00EA5AE5" w:rsidRPr="00B00CDA">
        <w:rPr>
          <w:rFonts w:asciiTheme="majorBidi" w:hAnsiTheme="majorBidi" w:cstheme="majorBidi"/>
          <w:b/>
          <w:bCs/>
          <w:rPrChange w:id="86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 xml:space="preserve"> </w:t>
      </w:r>
      <w:r w:rsidR="00EA5AE5" w:rsidRPr="00B00CDA">
        <w:rPr>
          <w:rFonts w:asciiTheme="majorBidi" w:hAnsiTheme="majorBidi" w:cstheme="majorBidi"/>
          <w:b/>
          <w:bCs/>
          <w:highlight w:val="yellow"/>
          <w:rPrChange w:id="87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>U.S. D</w:t>
      </w:r>
      <w:r w:rsidR="008B6089" w:rsidRPr="00B00CDA">
        <w:rPr>
          <w:rFonts w:asciiTheme="majorBidi" w:hAnsiTheme="majorBidi" w:cstheme="majorBidi"/>
          <w:b/>
          <w:bCs/>
          <w:highlight w:val="yellow"/>
          <w:rPrChange w:id="88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 xml:space="preserve">epartment </w:t>
      </w:r>
      <w:ins w:id="89" w:author="Jack Heh, HCL America" w:date="2017-03-29T17:58:00Z">
        <w:r w:rsidR="00F91DE0" w:rsidRPr="00B00CDA">
          <w:rPr>
            <w:rFonts w:asciiTheme="majorBidi" w:hAnsiTheme="majorBidi" w:cstheme="majorBidi"/>
            <w:b/>
            <w:bCs/>
            <w:highlight w:val="yellow"/>
            <w:rPrChange w:id="90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of</w:t>
        </w:r>
      </w:ins>
      <w:del w:id="91" w:author="Jack Heh, HCL America" w:date="2017-03-29T17:58:00Z">
        <w:r w:rsidR="008B6089" w:rsidRPr="00B00CDA" w:rsidDel="00F91DE0">
          <w:rPr>
            <w:rFonts w:asciiTheme="majorBidi" w:hAnsiTheme="majorBidi" w:cstheme="majorBidi"/>
            <w:b/>
            <w:bCs/>
            <w:highlight w:val="yellow"/>
            <w:rPrChange w:id="92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delText>to</w:delText>
        </w:r>
      </w:del>
      <w:r w:rsidR="008B6089" w:rsidRPr="00B00CDA">
        <w:rPr>
          <w:rFonts w:asciiTheme="majorBidi" w:hAnsiTheme="majorBidi" w:cstheme="majorBidi"/>
          <w:b/>
          <w:bCs/>
          <w:highlight w:val="yellow"/>
          <w:rPrChange w:id="93" w:author="Giridhar Dillikumar" w:date="2020-07-02T13:40:00Z">
            <w:rPr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  <w:t xml:space="preserve"> Homeland Security</w:t>
      </w:r>
      <w:ins w:id="94" w:author="Giridhar Dillikumar" w:date="2020-07-02T13:38:00Z">
        <w:r w:rsidR="00B00CDA" w:rsidRPr="00B00CDA">
          <w:rPr>
            <w:rFonts w:asciiTheme="majorBidi" w:hAnsiTheme="majorBidi" w:cstheme="majorBidi"/>
            <w:b/>
            <w:bCs/>
            <w:rPrChange w:id="95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 xml:space="preserve"> to HCLA office </w:t>
        </w:r>
      </w:ins>
      <w:ins w:id="96" w:author="Giridhar Dillikumar" w:date="2020-07-02T13:39:00Z">
        <w:r w:rsidR="00B00CDA" w:rsidRPr="00B00CDA">
          <w:rPr>
            <w:rFonts w:asciiTheme="majorBidi" w:hAnsiTheme="majorBidi" w:cstheme="majorBidi"/>
            <w:b/>
            <w:bCs/>
            <w:rPrChange w:id="97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given below.</w:t>
        </w:r>
      </w:ins>
      <w:del w:id="98" w:author="Giridhar Dillikumar" w:date="2020-07-02T13:38:00Z">
        <w:r w:rsidR="008B6089" w:rsidRPr="00B00CDA" w:rsidDel="00B00CDA">
          <w:rPr>
            <w:rFonts w:asciiTheme="majorBidi" w:hAnsiTheme="majorBidi" w:cstheme="majorBidi"/>
            <w:b/>
            <w:bCs/>
            <w:rPrChange w:id="99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delText>.</w:delText>
        </w:r>
      </w:del>
    </w:p>
    <w:p w14:paraId="517E5497" w14:textId="77777777" w:rsidR="00B00CDA" w:rsidRPr="00B00CDA" w:rsidRDefault="00B00CDA">
      <w:pPr>
        <w:jc w:val="both"/>
        <w:rPr>
          <w:ins w:id="100" w:author="Giridhar Dillikumar" w:date="2020-07-02T13:38:00Z"/>
          <w:rFonts w:asciiTheme="majorBidi" w:hAnsiTheme="majorBidi" w:cstheme="majorBidi"/>
          <w:rPrChange w:id="101" w:author="Giridhar Dillikumar" w:date="2020-07-02T13:40:00Z">
            <w:rPr>
              <w:ins w:id="102" w:author="Giridhar Dillikumar" w:date="2020-07-02T13:38:00Z"/>
              <w:color w:val="1F497D"/>
            </w:rPr>
          </w:rPrChange>
        </w:rPr>
        <w:pPrChange w:id="103" w:author="Giridhar Dillikumar" w:date="2020-07-02T13:38:00Z">
          <w:pPr/>
        </w:pPrChange>
      </w:pPr>
      <w:ins w:id="104" w:author="Giridhar Dillikumar" w:date="2020-07-02T13:38:00Z">
        <w:r w:rsidRPr="00B00CDA">
          <w:rPr>
            <w:rFonts w:asciiTheme="majorBidi" w:hAnsiTheme="majorBidi" w:cstheme="majorBidi"/>
            <w:rPrChange w:id="105" w:author="Giridhar Dillikumar" w:date="2020-07-02T13:40:00Z">
              <w:rPr>
                <w:color w:val="1F497D"/>
              </w:rPr>
            </w:rPrChange>
          </w:rPr>
          <w:t>Jack Heh</w:t>
        </w:r>
      </w:ins>
    </w:p>
    <w:p w14:paraId="3480A2B3" w14:textId="77777777" w:rsidR="00B00CDA" w:rsidRPr="00B00CDA" w:rsidRDefault="00B00CDA">
      <w:pPr>
        <w:jc w:val="both"/>
        <w:rPr>
          <w:ins w:id="106" w:author="Giridhar Dillikumar" w:date="2020-07-02T13:38:00Z"/>
          <w:rFonts w:asciiTheme="majorBidi" w:hAnsiTheme="majorBidi" w:cstheme="majorBidi"/>
          <w:rPrChange w:id="107" w:author="Giridhar Dillikumar" w:date="2020-07-02T13:40:00Z">
            <w:rPr>
              <w:ins w:id="108" w:author="Giridhar Dillikumar" w:date="2020-07-02T13:38:00Z"/>
              <w:color w:val="1F497D"/>
            </w:rPr>
          </w:rPrChange>
        </w:rPr>
        <w:pPrChange w:id="109" w:author="Giridhar Dillikumar" w:date="2020-07-02T13:38:00Z">
          <w:pPr/>
        </w:pPrChange>
      </w:pPr>
      <w:ins w:id="110" w:author="Giridhar Dillikumar" w:date="2020-07-02T13:38:00Z">
        <w:r w:rsidRPr="00B00CDA">
          <w:rPr>
            <w:rFonts w:asciiTheme="majorBidi" w:hAnsiTheme="majorBidi" w:cstheme="majorBidi"/>
            <w:rPrChange w:id="111" w:author="Giridhar Dillikumar" w:date="2020-07-02T13:40:00Z">
              <w:rPr>
                <w:rFonts w:ascii="Arial" w:hAnsi="Arial" w:cs="Arial"/>
                <w:color w:val="1F497D"/>
                <w:sz w:val="20"/>
                <w:szCs w:val="20"/>
              </w:rPr>
            </w:rPrChange>
          </w:rPr>
          <w:t>330 Potrero Avenue</w:t>
        </w:r>
      </w:ins>
    </w:p>
    <w:p w14:paraId="45EE7A0E" w14:textId="77777777" w:rsidR="00B00CDA" w:rsidRPr="00B00CDA" w:rsidRDefault="00B00CDA">
      <w:pPr>
        <w:jc w:val="both"/>
        <w:rPr>
          <w:ins w:id="112" w:author="Giridhar Dillikumar" w:date="2020-07-02T13:38:00Z"/>
          <w:rFonts w:asciiTheme="majorBidi" w:hAnsiTheme="majorBidi" w:cstheme="majorBidi"/>
          <w:rPrChange w:id="113" w:author="Giridhar Dillikumar" w:date="2020-07-02T13:40:00Z">
            <w:rPr>
              <w:ins w:id="114" w:author="Giridhar Dillikumar" w:date="2020-07-02T13:38:00Z"/>
              <w:color w:val="1F497D"/>
            </w:rPr>
          </w:rPrChange>
        </w:rPr>
        <w:pPrChange w:id="115" w:author="Giridhar Dillikumar" w:date="2020-07-02T13:38:00Z">
          <w:pPr/>
        </w:pPrChange>
      </w:pPr>
      <w:ins w:id="116" w:author="Giridhar Dillikumar" w:date="2020-07-02T13:38:00Z">
        <w:r w:rsidRPr="00B00CDA">
          <w:rPr>
            <w:rFonts w:asciiTheme="majorBidi" w:hAnsiTheme="majorBidi" w:cstheme="majorBidi"/>
            <w:rPrChange w:id="117" w:author="Giridhar Dillikumar" w:date="2020-07-02T13:40:00Z">
              <w:rPr>
                <w:rFonts w:ascii="Arial" w:hAnsi="Arial" w:cs="Arial"/>
                <w:color w:val="1F497D"/>
                <w:sz w:val="20"/>
                <w:szCs w:val="20"/>
              </w:rPr>
            </w:rPrChange>
          </w:rPr>
          <w:t>Sunnyvale, CA 94085</w:t>
        </w:r>
      </w:ins>
    </w:p>
    <w:p w14:paraId="4F42FBC4" w14:textId="419D0375" w:rsidR="00B00CDA" w:rsidRPr="00B00CDA" w:rsidRDefault="00B00CDA" w:rsidP="00ED5886">
      <w:pPr>
        <w:jc w:val="both"/>
        <w:rPr>
          <w:ins w:id="118" w:author="Giridhar Dillikumar" w:date="2020-07-02T13:34:00Z"/>
          <w:rFonts w:asciiTheme="majorBidi" w:hAnsiTheme="majorBidi" w:cstheme="majorBidi"/>
          <w:b/>
          <w:bCs/>
          <w:sz w:val="24"/>
          <w:szCs w:val="24"/>
        </w:rPr>
      </w:pPr>
      <w:ins w:id="119" w:author="Giridhar Dillikumar" w:date="2020-07-02T13:38:00Z">
        <w:r w:rsidRPr="00B00CDA">
          <w:rPr>
            <w:rFonts w:asciiTheme="majorBidi" w:hAnsiTheme="majorBidi" w:cstheme="majorBidi"/>
            <w:b/>
            <w:bCs/>
            <w:sz w:val="24"/>
            <w:szCs w:val="24"/>
          </w:rPr>
          <w:t>Below are the Check de</w:t>
        </w:r>
      </w:ins>
      <w:ins w:id="120" w:author="Giridhar Dillikumar" w:date="2020-07-02T13:39:00Z">
        <w:r w:rsidRPr="00B00CDA">
          <w:rPr>
            <w:rFonts w:asciiTheme="majorBidi" w:hAnsiTheme="majorBidi" w:cstheme="majorBidi"/>
            <w:b/>
            <w:bCs/>
            <w:sz w:val="24"/>
            <w:szCs w:val="24"/>
          </w:rPr>
          <w:t>tails.</w:t>
        </w:r>
      </w:ins>
    </w:p>
    <w:p w14:paraId="5BE2AAB2" w14:textId="3B5742B0" w:rsidR="00B00CDA" w:rsidRPr="00B00CDA" w:rsidRDefault="00B00CDA" w:rsidP="00ED5886">
      <w:pPr>
        <w:jc w:val="both"/>
        <w:rPr>
          <w:ins w:id="121" w:author="Giridhar Dillikumar" w:date="2020-07-02T13:34:00Z"/>
          <w:rFonts w:asciiTheme="majorBidi" w:hAnsiTheme="majorBidi" w:cstheme="majorBidi"/>
          <w:b/>
          <w:bCs/>
          <w:rPrChange w:id="122" w:author="Giridhar Dillikumar" w:date="2020-07-02T13:40:00Z">
            <w:rPr>
              <w:ins w:id="123" w:author="Giridhar Dillikumar" w:date="2020-07-02T13:34:00Z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</w:pPr>
      <w:ins w:id="124" w:author="Giridhar Dillikumar" w:date="2020-07-02T13:34:00Z">
        <w:r w:rsidRPr="00B00CDA">
          <w:rPr>
            <w:rFonts w:asciiTheme="majorBidi" w:hAnsiTheme="majorBidi" w:cstheme="majorBidi"/>
            <w:b/>
            <w:bCs/>
            <w:rPrChange w:id="125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Check Number:</w:t>
        </w:r>
      </w:ins>
    </w:p>
    <w:p w14:paraId="240E2E28" w14:textId="1DA6302F" w:rsidR="00B00CDA" w:rsidRPr="00B00CDA" w:rsidRDefault="00B00CDA" w:rsidP="00ED5886">
      <w:pPr>
        <w:jc w:val="both"/>
        <w:rPr>
          <w:ins w:id="126" w:author="Giridhar Dillikumar" w:date="2020-07-02T13:34:00Z"/>
          <w:rFonts w:asciiTheme="majorBidi" w:hAnsiTheme="majorBidi" w:cstheme="majorBidi"/>
          <w:b/>
          <w:bCs/>
          <w:rPrChange w:id="127" w:author="Giridhar Dillikumar" w:date="2020-07-02T13:40:00Z">
            <w:rPr>
              <w:ins w:id="128" w:author="Giridhar Dillikumar" w:date="2020-07-02T13:34:00Z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</w:pPr>
      <w:ins w:id="129" w:author="Giridhar Dillikumar" w:date="2020-07-02T13:34:00Z">
        <w:r w:rsidRPr="00B00CDA">
          <w:rPr>
            <w:rFonts w:asciiTheme="majorBidi" w:hAnsiTheme="majorBidi" w:cstheme="majorBidi"/>
            <w:b/>
            <w:bCs/>
            <w:rPrChange w:id="130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Bank Name:</w:t>
        </w:r>
      </w:ins>
    </w:p>
    <w:p w14:paraId="28956ED5" w14:textId="1266992C" w:rsidR="00B00CDA" w:rsidRPr="00B00CDA" w:rsidRDefault="00B00CDA" w:rsidP="00ED5886">
      <w:pPr>
        <w:jc w:val="both"/>
        <w:rPr>
          <w:ins w:id="131" w:author="Giridhar Dillikumar" w:date="2020-07-02T13:35:00Z"/>
          <w:rFonts w:asciiTheme="majorBidi" w:hAnsiTheme="majorBidi" w:cstheme="majorBidi"/>
          <w:b/>
          <w:bCs/>
          <w:rPrChange w:id="132" w:author="Giridhar Dillikumar" w:date="2020-07-02T13:40:00Z">
            <w:rPr>
              <w:ins w:id="133" w:author="Giridhar Dillikumar" w:date="2020-07-02T13:35:00Z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</w:pPr>
      <w:proofErr w:type="spellStart"/>
      <w:ins w:id="134" w:author="Giridhar Dillikumar" w:date="2020-07-02T13:35:00Z">
        <w:r w:rsidRPr="00B00CDA">
          <w:rPr>
            <w:rFonts w:asciiTheme="majorBidi" w:hAnsiTheme="majorBidi" w:cstheme="majorBidi"/>
            <w:b/>
            <w:bCs/>
            <w:rPrChange w:id="135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Fedex</w:t>
        </w:r>
        <w:proofErr w:type="spellEnd"/>
        <w:r w:rsidRPr="00B00CDA">
          <w:rPr>
            <w:rFonts w:asciiTheme="majorBidi" w:hAnsiTheme="majorBidi" w:cstheme="majorBidi"/>
            <w:b/>
            <w:bCs/>
            <w:rPrChange w:id="136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 xml:space="preserve">/UPS </w:t>
        </w:r>
      </w:ins>
      <w:ins w:id="137" w:author="Giridhar Dillikumar" w:date="2020-07-02T13:34:00Z">
        <w:r w:rsidRPr="00B00CDA">
          <w:rPr>
            <w:rFonts w:asciiTheme="majorBidi" w:hAnsiTheme="majorBidi" w:cstheme="majorBidi"/>
            <w:b/>
            <w:bCs/>
            <w:rPrChange w:id="138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 xml:space="preserve">Tracking </w:t>
        </w:r>
        <w:proofErr w:type="gramStart"/>
        <w:r w:rsidRPr="00B00CDA">
          <w:rPr>
            <w:rFonts w:asciiTheme="majorBidi" w:hAnsiTheme="majorBidi" w:cstheme="majorBidi"/>
            <w:b/>
            <w:bCs/>
            <w:rPrChange w:id="139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Number :</w:t>
        </w:r>
      </w:ins>
      <w:proofErr w:type="gramEnd"/>
    </w:p>
    <w:p w14:paraId="050EEBEE" w14:textId="17A24F55" w:rsidR="00B00CDA" w:rsidRPr="00B00CDA" w:rsidRDefault="00B00CDA" w:rsidP="00ED5886">
      <w:pPr>
        <w:jc w:val="both"/>
        <w:rPr>
          <w:ins w:id="140" w:author="Giridhar Dillikumar" w:date="2020-07-02T13:37:00Z"/>
          <w:rFonts w:asciiTheme="majorBidi" w:hAnsiTheme="majorBidi" w:cstheme="majorBidi"/>
          <w:b/>
          <w:bCs/>
          <w:rPrChange w:id="141" w:author="Giridhar Dillikumar" w:date="2020-07-02T13:40:00Z">
            <w:rPr>
              <w:ins w:id="142" w:author="Giridhar Dillikumar" w:date="2020-07-02T13:37:00Z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</w:pPr>
      <w:ins w:id="143" w:author="Giridhar Dillikumar" w:date="2020-07-02T13:35:00Z">
        <w:r w:rsidRPr="00B00CDA">
          <w:rPr>
            <w:rFonts w:asciiTheme="majorBidi" w:hAnsiTheme="majorBidi" w:cstheme="majorBidi"/>
            <w:b/>
            <w:bCs/>
            <w:rPrChange w:id="144" w:author="Giridhar Dillikumar" w:date="2020-07-02T13:40:00Z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rPrChange>
          </w:rPr>
          <w:t>GIS ID:</w:t>
        </w:r>
      </w:ins>
    </w:p>
    <w:p w14:paraId="48CA2CF2" w14:textId="7EE9F8CB" w:rsidR="00B00CDA" w:rsidRPr="00B00CDA" w:rsidDel="00B00CDA" w:rsidRDefault="00B00CDA" w:rsidP="00ED5886">
      <w:pPr>
        <w:jc w:val="both"/>
        <w:rPr>
          <w:del w:id="145" w:author="Giridhar Dillikumar" w:date="2020-07-02T13:37:00Z"/>
          <w:rFonts w:asciiTheme="majorBidi" w:hAnsiTheme="majorBidi" w:cstheme="majorBidi"/>
          <w:b/>
          <w:bCs/>
          <w:rPrChange w:id="146" w:author="Giridhar Dillikumar" w:date="2020-07-02T13:40:00Z">
            <w:rPr>
              <w:del w:id="147" w:author="Giridhar Dillikumar" w:date="2020-07-02T13:37:00Z"/>
              <w:rFonts w:asciiTheme="majorBidi" w:hAnsiTheme="majorBidi" w:cstheme="majorBidi"/>
              <w:b/>
              <w:bCs/>
              <w:sz w:val="24"/>
              <w:szCs w:val="24"/>
            </w:rPr>
          </w:rPrChange>
        </w:rPr>
      </w:pPr>
    </w:p>
    <w:p w14:paraId="38726A63" w14:textId="77777777" w:rsidR="008B6089" w:rsidRPr="00B00CDA" w:rsidRDefault="00D7324A" w:rsidP="00D7324A">
      <w:pPr>
        <w:jc w:val="both"/>
        <w:rPr>
          <w:rFonts w:asciiTheme="majorBidi" w:hAnsiTheme="majorBidi" w:cstheme="majorBidi"/>
          <w:rPrChange w:id="148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</w:pPr>
      <w:r w:rsidRPr="00B00CDA">
        <w:rPr>
          <w:rFonts w:asciiTheme="majorBidi" w:hAnsiTheme="majorBidi" w:cstheme="majorBidi"/>
          <w:rPrChange w:id="149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My request for Premium Processing is of a personal nature.  Therefore, </w:t>
      </w:r>
      <w:r w:rsidR="00A636FB" w:rsidRPr="00B00CDA">
        <w:rPr>
          <w:rFonts w:asciiTheme="majorBidi" w:hAnsiTheme="majorBidi" w:cstheme="majorBidi"/>
          <w:rPrChange w:id="150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I understand that HCL America, Inc. will not be responsible for the payment of the Premium Processing filing fee for my non</w:t>
      </w:r>
      <w:r w:rsidR="00ED5886" w:rsidRPr="00B00CDA">
        <w:rPr>
          <w:rFonts w:asciiTheme="majorBidi" w:hAnsiTheme="majorBidi" w:cstheme="majorBidi"/>
          <w:rPrChange w:id="151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immigrant or immigrant petition.</w:t>
      </w:r>
    </w:p>
    <w:p w14:paraId="186825D1" w14:textId="75FD75EF" w:rsidR="00D7324A" w:rsidRPr="00B00CDA" w:rsidRDefault="008B6089" w:rsidP="00D7324A">
      <w:pPr>
        <w:jc w:val="both"/>
        <w:rPr>
          <w:rFonts w:asciiTheme="majorBidi" w:hAnsiTheme="majorBidi" w:cstheme="majorBidi"/>
          <w:rPrChange w:id="152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</w:pPr>
      <w:r w:rsidRPr="00B00CDA">
        <w:rPr>
          <w:rFonts w:asciiTheme="majorBidi" w:hAnsiTheme="majorBidi" w:cstheme="majorBidi"/>
          <w:rPrChange w:id="153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I also understand that my petition will not be filed or upgraded to Premium Processing service by HCL America, Inc. until I have submitted my payment of the government fee, and it is received by HCL America, Inc. </w:t>
      </w:r>
      <w:del w:id="154" w:author="Giridhar Dillikumar" w:date="2020-07-02T13:36:00Z">
        <w:r w:rsidRPr="00B00CDA" w:rsidDel="00B00CDA">
          <w:rPr>
            <w:rFonts w:asciiTheme="majorBidi" w:hAnsiTheme="majorBidi" w:cstheme="majorBidi"/>
            <w:rPrChange w:id="155" w:author="Giridhar Dillikumar" w:date="2020-07-02T13:40:00Z">
              <w:rPr>
                <w:rFonts w:asciiTheme="majorBidi" w:hAnsiTheme="majorBidi" w:cstheme="majorBidi"/>
                <w:sz w:val="24"/>
                <w:szCs w:val="24"/>
              </w:rPr>
            </w:rPrChange>
          </w:rPr>
          <w:delText>or its attorneys.</w:delText>
        </w:r>
      </w:del>
    </w:p>
    <w:p w14:paraId="6E7F9233" w14:textId="12F5AD13" w:rsidR="00A636FB" w:rsidRPr="00B00CDA" w:rsidRDefault="00D7324A" w:rsidP="00D7324A">
      <w:pPr>
        <w:jc w:val="both"/>
        <w:rPr>
          <w:rFonts w:asciiTheme="majorBidi" w:hAnsiTheme="majorBidi" w:cstheme="majorBidi"/>
          <w:rPrChange w:id="156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</w:pPr>
      <w:r w:rsidRPr="00B00CDA">
        <w:rPr>
          <w:rFonts w:asciiTheme="majorBidi" w:hAnsiTheme="majorBidi" w:cstheme="majorBidi"/>
          <w:rPrChange w:id="157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 xml:space="preserve">Finally, I understand that my payment of the Premium Processing fee does not guarantee a positive result in my case, nor does it foreclose the possibility of unforeseen government delays, including a potential Request for Evidence issued by the U.S. Department of Homeland Security.  I know that such delays will require additional preparation time by HCL </w:t>
      </w:r>
      <w:del w:id="158" w:author="Giridhar Dillikumar" w:date="2020-07-02T13:36:00Z">
        <w:r w:rsidRPr="00B00CDA" w:rsidDel="00B00CDA">
          <w:rPr>
            <w:rFonts w:asciiTheme="majorBidi" w:hAnsiTheme="majorBidi" w:cstheme="majorBidi"/>
            <w:rPrChange w:id="159" w:author="Giridhar Dillikumar" w:date="2020-07-02T13:40:00Z">
              <w:rPr>
                <w:rFonts w:asciiTheme="majorBidi" w:hAnsiTheme="majorBidi" w:cstheme="majorBidi"/>
                <w:sz w:val="24"/>
                <w:szCs w:val="24"/>
              </w:rPr>
            </w:rPrChange>
          </w:rPr>
          <w:delText>and its attorneys</w:delText>
        </w:r>
      </w:del>
      <w:r w:rsidRPr="00B00CDA">
        <w:rPr>
          <w:rFonts w:asciiTheme="majorBidi" w:hAnsiTheme="majorBidi" w:cstheme="majorBidi"/>
          <w:rPrChange w:id="160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, and additional and government processing time, before I have a result in my case.</w:t>
      </w:r>
    </w:p>
    <w:p w14:paraId="2F188F1C" w14:textId="77777777" w:rsidR="00A636FB" w:rsidRPr="00B00CDA" w:rsidRDefault="00A636FB" w:rsidP="00A636FB">
      <w:pPr>
        <w:jc w:val="both"/>
        <w:rPr>
          <w:rFonts w:asciiTheme="majorBidi" w:hAnsiTheme="majorBidi" w:cstheme="majorBidi"/>
          <w:rPrChange w:id="161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</w:pPr>
    </w:p>
    <w:p w14:paraId="5C370441" w14:textId="77777777" w:rsidR="00A636FB" w:rsidRPr="00B00CDA" w:rsidRDefault="00A636FB" w:rsidP="00ED5886">
      <w:pPr>
        <w:spacing w:after="0"/>
        <w:jc w:val="both"/>
        <w:rPr>
          <w:rFonts w:asciiTheme="majorBidi" w:hAnsiTheme="majorBidi" w:cstheme="majorBidi"/>
          <w:rPrChange w:id="162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</w:pPr>
      <w:r w:rsidRPr="00B00CDA">
        <w:rPr>
          <w:rFonts w:asciiTheme="majorBidi" w:hAnsiTheme="majorBidi" w:cstheme="majorBidi"/>
          <w:rPrChange w:id="163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>Signed By: _____________________</w:t>
      </w:r>
      <w:r w:rsidRPr="00B00CDA">
        <w:rPr>
          <w:rFonts w:asciiTheme="majorBidi" w:hAnsiTheme="majorBidi" w:cstheme="majorBidi"/>
          <w:rPrChange w:id="164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ab/>
      </w:r>
      <w:r w:rsidRPr="00B00CDA">
        <w:rPr>
          <w:rFonts w:asciiTheme="majorBidi" w:hAnsiTheme="majorBidi" w:cstheme="majorBidi"/>
          <w:rPrChange w:id="165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ab/>
      </w:r>
      <w:r w:rsidRPr="00B00CDA">
        <w:rPr>
          <w:rFonts w:asciiTheme="majorBidi" w:hAnsiTheme="majorBidi" w:cstheme="majorBidi"/>
          <w:rPrChange w:id="166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  <w:tab/>
        <w:t>Date: ___________________</w:t>
      </w:r>
    </w:p>
    <w:p w14:paraId="45AB1EB5" w14:textId="10E3467D" w:rsidR="00A636FB" w:rsidRPr="00B00CDA" w:rsidRDefault="00A636FB" w:rsidP="001A7C75">
      <w:pPr>
        <w:spacing w:after="0"/>
        <w:jc w:val="both"/>
        <w:rPr>
          <w:rFonts w:asciiTheme="majorBidi" w:hAnsiTheme="majorBidi" w:cstheme="majorBidi"/>
          <w:b/>
          <w:bCs/>
          <w:color w:val="0070C0"/>
          <w:rPrChange w:id="167" w:author="Giridhar Dillikumar" w:date="2020-07-02T13:40:00Z">
            <w:rPr>
              <w:rFonts w:asciiTheme="majorBidi" w:hAnsiTheme="majorBidi" w:cstheme="majorBidi"/>
              <w:b/>
              <w:bCs/>
              <w:color w:val="0070C0"/>
              <w:sz w:val="24"/>
              <w:szCs w:val="24"/>
            </w:rPr>
          </w:rPrChange>
        </w:rPr>
        <w:pPrChange w:id="168" w:author="Naga Venkata" w:date="2023-01-01T23:02:00Z">
          <w:pPr>
            <w:spacing w:after="0"/>
            <w:ind w:left="1170"/>
            <w:jc w:val="both"/>
          </w:pPr>
        </w:pPrChange>
      </w:pPr>
      <w:del w:id="169" w:author="Naga Venkata" w:date="2023-01-01T23:02:00Z">
        <w:r w:rsidRPr="00B00CDA" w:rsidDel="001A7C75">
          <w:rPr>
            <w:rFonts w:asciiTheme="majorBidi" w:hAnsiTheme="majorBidi" w:cstheme="majorBidi"/>
            <w:b/>
            <w:bCs/>
            <w:color w:val="0070C0"/>
            <w:rPrChange w:id="170" w:author="Giridhar Dillikumar" w:date="2020-07-02T13:40:00Z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</w:rPr>
            </w:rPrChange>
          </w:rPr>
          <w:delText>[Employee Name]</w:delText>
        </w:r>
      </w:del>
    </w:p>
    <w:p w14:paraId="50C5F193" w14:textId="77777777" w:rsidR="00A636FB" w:rsidRPr="00B00CDA" w:rsidRDefault="00A636FB" w:rsidP="00A636FB">
      <w:pPr>
        <w:jc w:val="both"/>
        <w:rPr>
          <w:rFonts w:asciiTheme="majorBidi" w:hAnsiTheme="majorBidi" w:cstheme="majorBidi"/>
          <w:rPrChange w:id="171" w:author="Giridhar Dillikumar" w:date="2020-07-02T13:40:00Z">
            <w:rPr>
              <w:rFonts w:asciiTheme="majorBidi" w:hAnsiTheme="majorBidi" w:cstheme="majorBidi"/>
              <w:sz w:val="24"/>
              <w:szCs w:val="24"/>
            </w:rPr>
          </w:rPrChange>
        </w:rPr>
      </w:pPr>
    </w:p>
    <w:sectPr w:rsidR="00A636FB" w:rsidRPr="00B00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42C03F" w14:textId="77777777" w:rsidR="006C4C47" w:rsidRDefault="006C4C47" w:rsidP="00D57709">
      <w:pPr>
        <w:spacing w:after="0" w:line="240" w:lineRule="auto"/>
      </w:pPr>
      <w:r>
        <w:separator/>
      </w:r>
    </w:p>
  </w:endnote>
  <w:endnote w:type="continuationSeparator" w:id="0">
    <w:p w14:paraId="3BA50DDE" w14:textId="77777777" w:rsidR="006C4C47" w:rsidRDefault="006C4C47" w:rsidP="00D57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2519F7" w14:textId="77777777" w:rsidR="006C4C47" w:rsidRDefault="006C4C47" w:rsidP="00D57709">
      <w:pPr>
        <w:spacing w:after="0" w:line="240" w:lineRule="auto"/>
      </w:pPr>
      <w:r>
        <w:separator/>
      </w:r>
    </w:p>
  </w:footnote>
  <w:footnote w:type="continuationSeparator" w:id="0">
    <w:p w14:paraId="4DC134F8" w14:textId="77777777" w:rsidR="006C4C47" w:rsidRDefault="006C4C47" w:rsidP="00D57709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Naga Venkata">
    <w15:presenceInfo w15:providerId="AD" w15:userId="S::nven@BoeingDistribution.com::f9dbd6f8-9385-4bb1-945f-36b03242200a"/>
  </w15:person>
  <w15:person w15:author="Giridhar Dillikumar">
    <w15:presenceInfo w15:providerId="AD" w15:userId="S::giridhar.d@hcl.com::c3699817-29c8-4ec1-a62c-f6b5b05bb281"/>
  </w15:person>
  <w15:person w15:author="Mohit Ram">
    <w15:presenceInfo w15:providerId="AD" w15:userId="S-1-5-21-333653013-2304839960-3876203932-1029824"/>
  </w15:person>
  <w15:person w15:author="Vijayakannan K">
    <w15:presenceInfo w15:providerId="AD" w15:userId="S::VijayakannanK@hcl.com::5aa5f00a-9941-48bb-8643-d1cb26129557"/>
  </w15:person>
  <w15:person w15:author="Puneet kumar Tyagi">
    <w15:presenceInfo w15:providerId="AD" w15:userId="S-1-5-21-333653013-2304839960-3876203932-675734"/>
  </w15:person>
  <w15:person w15:author="Jack Heh, HCL America">
    <w15:presenceInfo w15:providerId="AD" w15:userId="S-1-5-21-1783026939-2436384249-325622171-30363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AE5"/>
    <w:rsid w:val="00015B71"/>
    <w:rsid w:val="000B1269"/>
    <w:rsid w:val="001A7C75"/>
    <w:rsid w:val="00384704"/>
    <w:rsid w:val="00424607"/>
    <w:rsid w:val="00467140"/>
    <w:rsid w:val="00494777"/>
    <w:rsid w:val="00686453"/>
    <w:rsid w:val="006C1F1D"/>
    <w:rsid w:val="006C4C47"/>
    <w:rsid w:val="00895D5A"/>
    <w:rsid w:val="008B6089"/>
    <w:rsid w:val="009E452A"/>
    <w:rsid w:val="00A56B80"/>
    <w:rsid w:val="00A636FB"/>
    <w:rsid w:val="00B00CDA"/>
    <w:rsid w:val="00B07131"/>
    <w:rsid w:val="00B55346"/>
    <w:rsid w:val="00B56251"/>
    <w:rsid w:val="00BB15C7"/>
    <w:rsid w:val="00C2334A"/>
    <w:rsid w:val="00CA590E"/>
    <w:rsid w:val="00D037A3"/>
    <w:rsid w:val="00D078A7"/>
    <w:rsid w:val="00D57709"/>
    <w:rsid w:val="00D7324A"/>
    <w:rsid w:val="00DD3098"/>
    <w:rsid w:val="00EA5AE5"/>
    <w:rsid w:val="00ED5886"/>
    <w:rsid w:val="00F9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E612D"/>
  <w15:docId w15:val="{45AC99EA-45D0-4350-8EB7-DB61919B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7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709"/>
  </w:style>
  <w:style w:type="paragraph" w:styleId="Footer">
    <w:name w:val="footer"/>
    <w:basedOn w:val="Normal"/>
    <w:link w:val="FooterChar"/>
    <w:uiPriority w:val="99"/>
    <w:unhideWhenUsed/>
    <w:rsid w:val="00D57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709"/>
  </w:style>
  <w:style w:type="paragraph" w:styleId="BalloonText">
    <w:name w:val="Balloon Text"/>
    <w:basedOn w:val="Normal"/>
    <w:link w:val="BalloonTextChar"/>
    <w:uiPriority w:val="99"/>
    <w:semiHidden/>
    <w:unhideWhenUsed/>
    <w:rsid w:val="00D73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2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87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FDBL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Ifath N. Iftikhar</dc:creator>
  <cp:lastModifiedBy>Naga Venkata</cp:lastModifiedBy>
  <cp:revision>7</cp:revision>
  <dcterms:created xsi:type="dcterms:W3CDTF">2018-09-27T16:07:00Z</dcterms:created>
  <dcterms:modified xsi:type="dcterms:W3CDTF">2023-01-03T14:29:00Z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49a7813f-3303-42b9-9919-016aa182b6bf</vt:lpwstr>
  </property>
  <property fmtid="{D5CDD505-2E9C-101B-9397-08002B2CF9AE}" pid="3" name="HCL_Cla5s_D6">
    <vt:lpwstr>False</vt:lpwstr>
  </property>
  <property fmtid="{D5CDD505-2E9C-101B-9397-08002B2CF9AE}" pid="4" name="HCLClassification">
    <vt:lpwstr>HCL_Cla5s_Publ1c</vt:lpwstr>
  </property>
</Properties>
</file>